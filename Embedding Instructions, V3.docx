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A27BA" w14:textId="77777777" w:rsidR="00C27C2A" w:rsidRDefault="00C27C2A" w:rsidP="00C5189B">
      <w:pPr>
        <w:tabs>
          <w:tab w:val="num" w:pos="720"/>
        </w:tabs>
        <w:ind w:left="720" w:hanging="360"/>
      </w:pPr>
    </w:p>
    <w:p w14:paraId="275ACA6D" w14:textId="77777777" w:rsidR="00C27C2A" w:rsidRDefault="00C27C2A" w:rsidP="00C27C2A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19675AB" w14:textId="542CD5DF" w:rsidR="00C27C2A" w:rsidRDefault="00C27C2A" w:rsidP="00C27C2A">
      <w:pPr>
        <w:ind w:left="72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5715A10E" w14:textId="195C07EA" w:rsidR="00C27C2A" w:rsidRDefault="009A368E" w:rsidP="009A368E">
      <w:pPr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Installing the Embedding Add-in:</w:t>
      </w:r>
    </w:p>
    <w:p w14:paraId="7AA85FBD" w14:textId="0E93FFCE" w:rsidR="009A368E" w:rsidRPr="009A368E" w:rsidRDefault="009A368E" w:rsidP="009A368E">
      <w:pPr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The Idiot-Proof Guide</w:t>
      </w:r>
    </w:p>
    <w:p w14:paraId="1F513E0A" w14:textId="0AC5BBF6" w:rsidR="00C27C2A" w:rsidRDefault="00C27C2A" w:rsidP="00C27C2A">
      <w:pPr>
        <w:ind w:left="72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5EC873EE" w14:textId="77777777" w:rsidR="00C27C2A" w:rsidRDefault="00C27C2A" w:rsidP="00C27C2A">
      <w:pPr>
        <w:ind w:left="72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FAA3370" w14:textId="70CF46DE" w:rsidR="00C5189B" w:rsidRPr="00C5189B" w:rsidRDefault="004A4915" w:rsidP="00C5189B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This is a set of instructions to install the “Embedding” add-in in JMP</w:t>
      </w:r>
      <w:ins w:id="0" w:author="Aidan Ho-Wai Kung" w:date="2021-09-14T00:28:00Z">
        <w:r w:rsidR="005A3C20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(MUST be </w:t>
        </w:r>
        <w:r w:rsidR="006E6364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JMP Pro </w:t>
        </w:r>
        <w:r w:rsidR="005A3C20">
          <w:rPr>
            <w:rFonts w:ascii="Calibri" w:eastAsia="Times New Roman" w:hAnsi="Calibri" w:cs="Calibri"/>
            <w:color w:val="000000"/>
            <w:sz w:val="22"/>
            <w:szCs w:val="22"/>
          </w:rPr>
          <w:t>15 or higher)</w:t>
        </w:r>
      </w:ins>
      <w:r>
        <w:rPr>
          <w:rFonts w:ascii="Calibri" w:eastAsia="Times New Roman" w:hAnsi="Calibri" w:cs="Calibri"/>
          <w:color w:val="000000"/>
          <w:sz w:val="22"/>
          <w:szCs w:val="22"/>
        </w:rPr>
        <w:t xml:space="preserve">, which gives easy access to useful dimensionality reduction algorithms like t-SNE and UMAP, as well as Wanderlust, Leiden, and t-Space. </w:t>
      </w:r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If you haven't already, the first step is to install R version </w:t>
      </w:r>
      <w:r w:rsidR="00C5189B">
        <w:rPr>
          <w:rFonts w:ascii="Calibri" w:eastAsia="Times New Roman" w:hAnsi="Calibri" w:cs="Calibri"/>
          <w:color w:val="000000"/>
          <w:sz w:val="22"/>
          <w:szCs w:val="22"/>
        </w:rPr>
        <w:t>4.0 (or the latest version)</w:t>
      </w:r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 and </w:t>
      </w:r>
      <w:proofErr w:type="spellStart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Rstudio</w:t>
      </w:r>
      <w:proofErr w:type="spellEnd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. Once these are installed, in the R </w:t>
      </w:r>
      <w:del w:id="1" w:author="Menglan Xiang" w:date="2021-05-06T16:21:00Z">
        <w:r w:rsidR="00C5189B" w:rsidRPr="00C5189B" w:rsidDel="00572D1D">
          <w:rPr>
            <w:rFonts w:ascii="Calibri" w:eastAsia="Times New Roman" w:hAnsi="Calibri" w:cs="Calibri"/>
            <w:color w:val="000000"/>
            <w:sz w:val="22"/>
            <w:szCs w:val="22"/>
          </w:rPr>
          <w:delText xml:space="preserve">terminal </w:delText>
        </w:r>
      </w:del>
      <w:ins w:id="2" w:author="Menglan Xiang" w:date="2021-05-06T16:21:00Z">
        <w:r w:rsidR="00572D1D">
          <w:rPr>
            <w:rFonts w:ascii="Calibri" w:eastAsia="Times New Roman" w:hAnsi="Calibri" w:cs="Calibri"/>
            <w:color w:val="000000"/>
            <w:sz w:val="22"/>
            <w:szCs w:val="22"/>
          </w:rPr>
          <w:t>console</w:t>
        </w:r>
        <w:r w:rsidR="00572D1D" w:rsidRPr="00C5189B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</w:t>
        </w:r>
      </w:ins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enter this command: </w:t>
      </w:r>
      <w:del w:id="3" w:author="Menglan Xiang" w:date="2021-05-06T16:10:00Z">
        <w:r w:rsidR="008C6207" w:rsidDel="00F36312">
          <w:rPr>
            <w:rFonts w:ascii="Calibri" w:eastAsia="Times New Roman" w:hAnsi="Calibri" w:cs="Calibri"/>
            <w:color w:val="000000"/>
            <w:sz w:val="22"/>
            <w:szCs w:val="22"/>
          </w:rPr>
          <w:delText>&gt;</w:delText>
        </w:r>
      </w:del>
      <w:proofErr w:type="spellStart"/>
      <w:proofErr w:type="gramStart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install.packages</w:t>
      </w:r>
      <w:proofErr w:type="spellEnd"/>
      <w:proofErr w:type="gramEnd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("</w:t>
      </w:r>
      <w:proofErr w:type="spellStart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Rtsne</w:t>
      </w:r>
      <w:proofErr w:type="spellEnd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"). At the y/n prompt, answer "n". Then, enter the command: </w:t>
      </w:r>
      <w:del w:id="4" w:author="Menglan Xiang" w:date="2021-05-06T16:10:00Z">
        <w:r w:rsidR="008C6207" w:rsidDel="00F36312">
          <w:rPr>
            <w:rFonts w:ascii="Calibri" w:eastAsia="Times New Roman" w:hAnsi="Calibri" w:cs="Calibri"/>
            <w:color w:val="000000"/>
            <w:sz w:val="22"/>
            <w:szCs w:val="22"/>
          </w:rPr>
          <w:delText>&gt;</w:delText>
        </w:r>
      </w:del>
      <w:proofErr w:type="spellStart"/>
      <w:proofErr w:type="gramStart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install.packages</w:t>
      </w:r>
      <w:proofErr w:type="spellEnd"/>
      <w:proofErr w:type="gramEnd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("</w:t>
      </w:r>
      <w:proofErr w:type="spellStart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umap</w:t>
      </w:r>
      <w:proofErr w:type="spellEnd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"). At the y/n prompt, answer "y". You now have UMAP and </w:t>
      </w:r>
      <w:proofErr w:type="spellStart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>tSNE</w:t>
      </w:r>
      <w:proofErr w:type="spellEnd"/>
      <w:r w:rsidR="00C5189B"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 packages installed, that will later be called from JMP.</w:t>
      </w:r>
      <w:r w:rsidR="00C5189B">
        <w:rPr>
          <w:rFonts w:ascii="Calibri" w:eastAsia="Times New Roman" w:hAnsi="Calibri" w:cs="Calibri"/>
          <w:color w:val="000000"/>
          <w:sz w:val="22"/>
          <w:szCs w:val="22"/>
        </w:rPr>
        <w:t xml:space="preserve"> Make sure you have some version of MATLAB installed and operational as well.</w:t>
      </w:r>
      <w:ins w:id="5" w:author="Aidan Ho-Wai Kung" w:date="2021-07-12T20:30:00Z">
        <w:r w:rsidR="00462193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For </w:t>
        </w:r>
        <w:proofErr w:type="spellStart"/>
        <w:r w:rsidR="00462193">
          <w:rPr>
            <w:rFonts w:ascii="Calibri" w:eastAsia="Times New Roman" w:hAnsi="Calibri" w:cs="Calibri"/>
            <w:color w:val="000000"/>
            <w:sz w:val="22"/>
            <w:szCs w:val="22"/>
          </w:rPr>
          <w:t>Matlab</w:t>
        </w:r>
        <w:proofErr w:type="spellEnd"/>
        <w:r w:rsidR="00462193">
          <w:rPr>
            <w:rFonts w:ascii="Calibri" w:eastAsia="Times New Roman" w:hAnsi="Calibri" w:cs="Calibri"/>
            <w:color w:val="000000"/>
            <w:sz w:val="22"/>
            <w:szCs w:val="22"/>
          </w:rPr>
          <w:t>, you will also need to install the Bioinformatics and Parallel Computing toolbox add-ons.</w:t>
        </w:r>
      </w:ins>
      <w:ins w:id="6" w:author="Aidan Ho-Wai Kung" w:date="2021-07-14T11:43:00Z">
        <w:r w:rsidR="004E4EE2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Also make sure you have the </w:t>
        </w:r>
        <w:proofErr w:type="spellStart"/>
        <w:r w:rsidR="004E4EE2">
          <w:rPr>
            <w:rFonts w:ascii="Calibri" w:eastAsia="Times New Roman" w:hAnsi="Calibri" w:cs="Calibri"/>
            <w:color w:val="000000"/>
            <w:sz w:val="22"/>
            <w:szCs w:val="22"/>
          </w:rPr>
          <w:t>Xcode</w:t>
        </w:r>
        <w:proofErr w:type="spellEnd"/>
        <w:r w:rsidR="004E4EE2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application installed if you are using a mac.</w:t>
        </w:r>
      </w:ins>
      <w:ins w:id="7" w:author="Aidan Ho-Wai Kung" w:date="2021-07-27T14:46:00Z">
        <w:r w:rsidR="00DB13F2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</w:t>
        </w:r>
      </w:ins>
    </w:p>
    <w:p w14:paraId="49E9AC22" w14:textId="59F1334E" w:rsidR="00C5189B" w:rsidRPr="00C5189B" w:rsidDel="00F36312" w:rsidRDefault="00C5189B" w:rsidP="00C5189B">
      <w:pPr>
        <w:pStyle w:val="ListParagraph"/>
        <w:numPr>
          <w:ilvl w:val="0"/>
          <w:numId w:val="2"/>
        </w:numPr>
        <w:rPr>
          <w:del w:id="8" w:author="Menglan Xiang" w:date="2021-05-06T16:10:00Z"/>
          <w:rFonts w:ascii="Times New Roman" w:eastAsia="Times New Roman" w:hAnsi="Times New Roman" w:cs="Times New Roman"/>
        </w:rPr>
      </w:pPr>
      <w:del w:id="9" w:author="Menglan Xiang" w:date="2021-05-06T16:10:00Z">
        <w:r w:rsidRPr="00C5189B" w:rsidDel="00F36312">
          <w:rPr>
            <w:rFonts w:ascii="Calibri" w:eastAsia="Times New Roman" w:hAnsi="Calibri" w:cs="Calibri"/>
            <w:color w:val="000000"/>
            <w:sz w:val="22"/>
            <w:szCs w:val="22"/>
            <w:shd w:val="clear" w:color="auto" w:fill="FFFFFF"/>
          </w:rPr>
          <w:delText>If you need multiple, newer versions of R, use the following link:</w:delText>
        </w:r>
        <w:r w:rsidR="00391787" w:rsidDel="00F36312">
          <w:fldChar w:fldCharType="begin"/>
        </w:r>
        <w:r w:rsidR="00391787" w:rsidDel="00F36312">
          <w:delInstrText xml:space="preserve"> HYPERLINK "https://jacobrprice.github.io/2019/09/19/Installing-multiple-parallel-R-versions.html" \t "_blank" \o "https://jacobrprice.github.io/2019/09/19/Installing-multiple-parallel-R-versions.html" </w:delInstrText>
        </w:r>
        <w:r w:rsidR="00391787" w:rsidDel="00F36312">
          <w:fldChar w:fldCharType="separate"/>
        </w:r>
        <w:r w:rsidRPr="00C5189B" w:rsidDel="00F36312">
          <w:rPr>
            <w:rFonts w:ascii="Calibri" w:eastAsia="Times New Roman" w:hAnsi="Calibri" w:cs="Calibri"/>
            <w:color w:val="0000FF"/>
            <w:sz w:val="22"/>
            <w:szCs w:val="22"/>
            <w:u w:val="single"/>
            <w:bdr w:val="none" w:sz="0" w:space="0" w:color="auto" w:frame="1"/>
          </w:rPr>
          <w:delText>https://jacobrprice.github.io/2019/09/19/Installing-multiple-parallel-R-versions.html</w:delText>
        </w:r>
        <w:r w:rsidR="00391787" w:rsidDel="00F36312">
          <w:rPr>
            <w:rFonts w:ascii="Calibri" w:eastAsia="Times New Roman" w:hAnsi="Calibri" w:cs="Calibri"/>
            <w:color w:val="0000FF"/>
            <w:sz w:val="22"/>
            <w:szCs w:val="22"/>
            <w:u w:val="single"/>
            <w:bdr w:val="none" w:sz="0" w:space="0" w:color="auto" w:frame="1"/>
          </w:rPr>
          <w:fldChar w:fldCharType="end"/>
        </w:r>
      </w:del>
    </w:p>
    <w:p w14:paraId="6A81A94F" w14:textId="7C950C2C" w:rsidR="00C5189B" w:rsidRPr="009923FA" w:rsidRDefault="009923FA" w:rsidP="009923FA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 w:rsidRPr="00C5189B">
        <w:rPr>
          <w:rFonts w:ascii="Calibri" w:eastAsia="Times New Roman" w:hAnsi="Calibri" w:cs="Calibri"/>
          <w:color w:val="000000"/>
          <w:sz w:val="22"/>
          <w:szCs w:val="22"/>
        </w:rPr>
        <w:t>Next, we will add UMAP/</w:t>
      </w:r>
      <w:proofErr w:type="spellStart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>tSNE</w:t>
      </w:r>
      <w:proofErr w:type="spellEnd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 capability to JMP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. Download the </w:t>
      </w:r>
      <w:del w:id="10" w:author="Aidan Ho-Wai Kung" w:date="2021-09-14T00:46:00Z">
        <w:r w:rsidDel="00694986">
          <w:rPr>
            <w:rFonts w:ascii="Calibri" w:eastAsia="Times New Roman" w:hAnsi="Calibri" w:cs="Calibri"/>
            <w:color w:val="000000"/>
            <w:sz w:val="22"/>
            <w:szCs w:val="22"/>
          </w:rPr>
          <w:delText>file attached to this email</w:delText>
        </w:r>
      </w:del>
      <w:ins w:id="11" w:author="Aidan Ho-Wai Kung" w:date="2021-09-14T00:46:00Z">
        <w:r w:rsidR="00694986">
          <w:rPr>
            <w:rFonts w:ascii="Calibri" w:eastAsia="Times New Roman" w:hAnsi="Calibri" w:cs="Calibri"/>
            <w:color w:val="000000"/>
            <w:sz w:val="22"/>
            <w:szCs w:val="22"/>
          </w:rPr>
          <w:t>attached file</w:t>
        </w:r>
      </w:ins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called “</w:t>
      </w:r>
      <w:r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UMAP_RtSNE050820ecb0511.jmpaddin</w:t>
      </w:r>
      <w:r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”.</w:t>
      </w:r>
      <w:r w:rsidRPr="009923FA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="00C5189B" w:rsidRPr="009923FA">
        <w:rPr>
          <w:rFonts w:ascii="Calibri" w:eastAsia="Times New Roman" w:hAnsi="Calibri" w:cs="Calibri"/>
          <w:color w:val="000000"/>
          <w:sz w:val="22"/>
          <w:szCs w:val="22"/>
        </w:rPr>
        <w:t>Double-click the</w:t>
      </w:r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"UMAP_RtSNE050820ecb0511.jmpaddin" </w:t>
      </w:r>
      <w:proofErr w:type="gramStart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icon, and</w:t>
      </w:r>
      <w:proofErr w:type="gramEnd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click install. </w:t>
      </w:r>
      <w:r w:rsidR="007E6C15">
        <w:rPr>
          <w:rFonts w:ascii="inherit" w:eastAsia="Times New Roman" w:hAnsi="inherit" w:cs="Calibri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5675F55B" wp14:editId="71C4C50D">
            <wp:extent cx="2286000" cy="32518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505" cy="32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C15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. </w:t>
      </w:r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With JMP open, click "view" at the top of the screen and go down to "Add-ins". </w:t>
      </w:r>
      <w:r w:rsidR="007E6C15">
        <w:rPr>
          <w:rFonts w:ascii="inherit" w:eastAsia="Times New Roman" w:hAnsi="inherit" w:cs="Calibri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79BCBFA" wp14:editId="01E875B6">
            <wp:extent cx="5943600" cy="3714750"/>
            <wp:effectExtent l="0" t="0" r="0" b="635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Click on this, and you should see that </w:t>
      </w:r>
      <w:proofErr w:type="spellStart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UMAP_RtSNE</w:t>
      </w:r>
      <w:proofErr w:type="spellEnd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is installed. Within, click on the blue link after "Home Folder" to get to your</w:t>
      </w:r>
      <w:r w:rsidR="007E6C15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personal</w:t>
      </w:r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"</w:t>
      </w:r>
      <w:proofErr w:type="gramStart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com.jmp.umaptsne</w:t>
      </w:r>
      <w:proofErr w:type="gramEnd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1" folder within your hidden </w:t>
      </w:r>
      <w:proofErr w:type="spellStart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Addins</w:t>
      </w:r>
      <w:proofErr w:type="spellEnd"/>
      <w:r w:rsidR="00C5189B" w:rsidRPr="009923FA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directory</w:t>
      </w:r>
      <w:r w:rsidR="003637EC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: </w:t>
      </w:r>
      <w:r w:rsidR="003637EC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1BDFD3AC" wp14:editId="311DE720">
            <wp:extent cx="5943600" cy="37147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1E88" w14:textId="69D9DADC" w:rsidR="00C5189B" w:rsidRPr="00C5189B" w:rsidRDefault="00C5189B" w:rsidP="00C5189B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 w:rsidRPr="00C5189B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lastRenderedPageBreak/>
        <w:t>Next, unzip and open the "com.jmp</w:t>
      </w:r>
      <w:ins w:id="12" w:author="Aidan Ho-Wai Kung" w:date="2021-09-14T13:48:00Z">
        <w:r w:rsidR="00DE7E93">
          <w:rPr>
            <w:rFonts w:ascii="inherit" w:eastAsia="Times New Roman" w:hAnsi="inherit" w:cs="Calibri"/>
            <w:color w:val="000000"/>
            <w:sz w:val="22"/>
            <w:szCs w:val="22"/>
            <w:bdr w:val="none" w:sz="0" w:space="0" w:color="auto" w:frame="1"/>
            <w:shd w:val="clear" w:color="auto" w:fill="FFFFFF"/>
          </w:rPr>
          <w:t>-3</w:t>
        </w:r>
      </w:ins>
      <w:ins w:id="13" w:author="Aidan Ho-Wai Kung" w:date="2021-09-14T13:49:00Z">
        <w:r w:rsidR="00DE7E93">
          <w:rPr>
            <w:rFonts w:ascii="inherit" w:eastAsia="Times New Roman" w:hAnsi="inherit" w:cs="Calibri"/>
            <w:color w:val="000000"/>
            <w:sz w:val="22"/>
            <w:szCs w:val="22"/>
            <w:bdr w:val="none" w:sz="0" w:space="0" w:color="auto" w:frame="1"/>
            <w:shd w:val="clear" w:color="auto" w:fill="FFFFFF"/>
          </w:rPr>
          <w:t>.zip</w:t>
        </w:r>
      </w:ins>
      <w:del w:id="14" w:author="Aidan Ho-Wai Kung" w:date="2021-09-14T13:48:00Z">
        <w:r w:rsidRPr="00C5189B" w:rsidDel="00DE7E93">
          <w:rPr>
            <w:rFonts w:ascii="inherit" w:eastAsia="Times New Roman" w:hAnsi="inherit" w:cs="Calibri"/>
            <w:color w:val="000000"/>
            <w:sz w:val="22"/>
            <w:szCs w:val="22"/>
            <w:bdr w:val="none" w:sz="0" w:space="0" w:color="auto" w:frame="1"/>
            <w:shd w:val="clear" w:color="auto" w:fill="FFFFFF"/>
          </w:rPr>
          <w:delText>.</w:delText>
        </w:r>
      </w:del>
      <w:ins w:id="15" w:author="Aidan Ho-Wai Kung" w:date="2021-09-14T13:48:00Z">
        <w:r w:rsidR="00DE7E93" w:rsidRPr="00C5189B" w:rsidDel="00DE7E93">
          <w:rPr>
            <w:rFonts w:ascii="inherit" w:eastAsia="Times New Roman" w:hAnsi="inherit" w:cs="Calibri"/>
            <w:color w:val="000000"/>
            <w:sz w:val="22"/>
            <w:szCs w:val="22"/>
            <w:bdr w:val="none" w:sz="0" w:space="0" w:color="auto" w:frame="1"/>
            <w:shd w:val="clear" w:color="auto" w:fill="FFFFFF"/>
          </w:rPr>
          <w:t xml:space="preserve"> </w:t>
        </w:r>
      </w:ins>
      <w:del w:id="16" w:author="Aidan Ho-Wai Kung" w:date="2021-09-14T13:48:00Z">
        <w:r w:rsidRPr="00C5189B" w:rsidDel="00DE7E93">
          <w:rPr>
            <w:rFonts w:ascii="inherit" w:eastAsia="Times New Roman" w:hAnsi="inherit" w:cs="Calibri"/>
            <w:color w:val="000000"/>
            <w:sz w:val="22"/>
            <w:szCs w:val="22"/>
            <w:bdr w:val="none" w:sz="0" w:space="0" w:color="auto" w:frame="1"/>
            <w:shd w:val="clear" w:color="auto" w:fill="FFFFFF"/>
          </w:rPr>
          <w:delText>umaptsne1</w:delText>
        </w:r>
        <w:r w:rsidR="003438C0" w:rsidDel="00DE7E93">
          <w:rPr>
            <w:rFonts w:ascii="inherit" w:eastAsia="Times New Roman" w:hAnsi="inherit" w:cs="Calibri"/>
            <w:color w:val="000000"/>
            <w:sz w:val="22"/>
            <w:szCs w:val="22"/>
            <w:bdr w:val="none" w:sz="0" w:space="0" w:color="auto" w:frame="1"/>
            <w:shd w:val="clear" w:color="auto" w:fill="FFFFFF"/>
          </w:rPr>
          <w:delText xml:space="preserve"> copy 2</w:delText>
        </w:r>
        <w:r w:rsidRPr="00C5189B" w:rsidDel="00DE7E93">
          <w:rPr>
            <w:rFonts w:ascii="inherit" w:eastAsia="Times New Roman" w:hAnsi="inherit" w:cs="Calibri"/>
            <w:color w:val="000000"/>
            <w:sz w:val="22"/>
            <w:szCs w:val="22"/>
            <w:bdr w:val="none" w:sz="0" w:space="0" w:color="auto" w:frame="1"/>
            <w:shd w:val="clear" w:color="auto" w:fill="FFFFFF"/>
          </w:rPr>
          <w:delText>.zip</w:delText>
        </w:r>
      </w:del>
      <w:r w:rsidRPr="00C5189B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" </w:t>
      </w:r>
      <w:r w:rsidR="00567A40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file</w:t>
      </w:r>
      <w:r w:rsidRPr="00C5189B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="00896E89">
        <w:rPr>
          <w:rFonts w:ascii="inherit" w:eastAsia="Times New Roman" w:hAnsi="inherit" w:cs="Calibri"/>
          <w:color w:val="000000"/>
          <w:sz w:val="22"/>
          <w:szCs w:val="22"/>
          <w:bdr w:val="none" w:sz="0" w:space="0" w:color="auto" w:frame="1"/>
          <w:shd w:val="clear" w:color="auto" w:fill="FFFFFF"/>
        </w:rPr>
        <w:t>attached to this email</w:t>
      </w:r>
      <w:r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. Search for a subdirectory </w:t>
      </w:r>
      <w:r w:rsidR="00896E89">
        <w:rPr>
          <w:rFonts w:ascii="Calibri" w:eastAsia="Times New Roman" w:hAnsi="Calibri" w:cs="Calibri"/>
          <w:color w:val="000000"/>
          <w:sz w:val="22"/>
          <w:szCs w:val="22"/>
        </w:rPr>
        <w:t xml:space="preserve">within </w:t>
      </w:r>
      <w:r w:rsidRPr="00C5189B">
        <w:rPr>
          <w:rFonts w:ascii="Calibri" w:eastAsia="Times New Roman" w:hAnsi="Calibri" w:cs="Calibri"/>
          <w:color w:val="000000"/>
          <w:sz w:val="22"/>
          <w:szCs w:val="22"/>
        </w:rPr>
        <w:t>titled "scripts" which should contain 3 .</w:t>
      </w:r>
      <w:proofErr w:type="spellStart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>jsl</w:t>
      </w:r>
      <w:proofErr w:type="spellEnd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 files</w:t>
      </w:r>
      <w:r w:rsidR="003637EC">
        <w:rPr>
          <w:rFonts w:ascii="Calibri" w:eastAsia="Times New Roman" w:hAnsi="Calibri" w:cs="Calibri"/>
          <w:color w:val="000000"/>
          <w:sz w:val="22"/>
          <w:szCs w:val="22"/>
        </w:rPr>
        <w:t>:</w:t>
      </w:r>
      <w:r w:rsidR="007E6C15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6D6A6E9E" wp14:editId="086FF171">
            <wp:extent cx="5076825" cy="758929"/>
            <wp:effectExtent l="0" t="0" r="3175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64" cy="7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C15">
        <w:rPr>
          <w:rFonts w:ascii="Calibri" w:eastAsia="Times New Roman" w:hAnsi="Calibri" w:cs="Calibri"/>
          <w:color w:val="000000"/>
          <w:sz w:val="22"/>
          <w:szCs w:val="22"/>
        </w:rPr>
        <w:t xml:space="preserve">     D</w:t>
      </w:r>
      <w:r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rag </w:t>
      </w:r>
      <w:r w:rsidR="00896E89">
        <w:rPr>
          <w:rFonts w:ascii="Calibri" w:eastAsia="Times New Roman" w:hAnsi="Calibri" w:cs="Calibri"/>
          <w:color w:val="000000"/>
          <w:sz w:val="22"/>
          <w:szCs w:val="22"/>
        </w:rPr>
        <w:t>“scripts”</w:t>
      </w:r>
      <w:r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 into your</w:t>
      </w:r>
      <w:r w:rsidR="007E6C15">
        <w:rPr>
          <w:rFonts w:ascii="Calibri" w:eastAsia="Times New Roman" w:hAnsi="Calibri" w:cs="Calibri"/>
          <w:color w:val="000000"/>
          <w:sz w:val="22"/>
          <w:szCs w:val="22"/>
        </w:rPr>
        <w:t xml:space="preserve"> personal</w:t>
      </w:r>
      <w:r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 "</w:t>
      </w:r>
      <w:proofErr w:type="gramStart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>com.jmp.umaptsne</w:t>
      </w:r>
      <w:proofErr w:type="gramEnd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>1" folder</w:t>
      </w:r>
      <w:r w:rsidR="007E6C15">
        <w:rPr>
          <w:rFonts w:ascii="Calibri" w:eastAsia="Times New Roman" w:hAnsi="Calibri" w:cs="Calibri"/>
          <w:color w:val="000000"/>
          <w:sz w:val="22"/>
          <w:szCs w:val="22"/>
        </w:rPr>
        <w:t>, which should then look like this:</w:t>
      </w:r>
      <w:r w:rsidR="007E6C15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3FB4FCE7" wp14:editId="7E20AEDC">
            <wp:extent cx="5245735" cy="1234564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84" cy="12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0FA0" w14:textId="49797EF0" w:rsidR="00C5189B" w:rsidRDefault="00C5189B" w:rsidP="00C5189B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 w:rsidRPr="00C5189B">
        <w:rPr>
          <w:rFonts w:ascii="Calibri" w:eastAsia="Times New Roman" w:hAnsi="Calibri" w:cs="Calibri"/>
          <w:color w:val="000000"/>
          <w:sz w:val="22"/>
          <w:szCs w:val="22"/>
        </w:rPr>
        <w:t>There should be a file within "scripts" titled "</w:t>
      </w:r>
      <w:proofErr w:type="spellStart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>JSL_Utils.jsl</w:t>
      </w:r>
      <w:proofErr w:type="spellEnd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 xml:space="preserve">". Still working within </w:t>
      </w:r>
      <w:r w:rsidR="00896E89">
        <w:rPr>
          <w:rFonts w:ascii="Calibri" w:eastAsia="Times New Roman" w:hAnsi="Calibri" w:cs="Calibri"/>
          <w:color w:val="000000"/>
          <w:sz w:val="22"/>
          <w:szCs w:val="22"/>
        </w:rPr>
        <w:t xml:space="preserve">your </w:t>
      </w:r>
      <w:r w:rsidR="007E6C15">
        <w:rPr>
          <w:rFonts w:ascii="Calibri" w:eastAsia="Times New Roman" w:hAnsi="Calibri" w:cs="Calibri"/>
          <w:color w:val="000000"/>
          <w:sz w:val="22"/>
          <w:szCs w:val="22"/>
        </w:rPr>
        <w:t xml:space="preserve">personal </w:t>
      </w:r>
      <w:r w:rsidRPr="00C5189B">
        <w:rPr>
          <w:rFonts w:ascii="Calibri" w:eastAsia="Times New Roman" w:hAnsi="Calibri" w:cs="Calibri"/>
          <w:color w:val="000000"/>
          <w:sz w:val="22"/>
          <w:szCs w:val="22"/>
        </w:rPr>
        <w:t>"</w:t>
      </w:r>
      <w:proofErr w:type="gramStart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>com.jmp.umaptsne</w:t>
      </w:r>
      <w:proofErr w:type="gramEnd"/>
      <w:r w:rsidRPr="00C5189B">
        <w:rPr>
          <w:rFonts w:ascii="Calibri" w:eastAsia="Times New Roman" w:hAnsi="Calibri" w:cs="Calibri"/>
          <w:color w:val="000000"/>
          <w:sz w:val="22"/>
          <w:szCs w:val="22"/>
        </w:rPr>
        <w:t>1" folder, drag this file out of "scripts".</w:t>
      </w:r>
      <w:r w:rsidR="007E6C15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55079E98" wp14:editId="7E9B5A57">
            <wp:extent cx="5494020" cy="1450457"/>
            <wp:effectExtent l="0" t="0" r="508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052" cy="14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966B" w14:textId="408DE570" w:rsidR="009923FA" w:rsidRDefault="009923FA" w:rsidP="00C5189B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Finally,</w:t>
      </w:r>
      <w:r w:rsidR="00896E89">
        <w:rPr>
          <w:rFonts w:ascii="Calibri" w:eastAsia="Times New Roman" w:hAnsi="Calibri" w:cs="Calibri"/>
          <w:color w:val="000000"/>
          <w:sz w:val="22"/>
          <w:szCs w:val="22"/>
        </w:rPr>
        <w:t xml:space="preserve"> download the </w:t>
      </w:r>
      <w:ins w:id="17" w:author="Aidan Ho-Wai Kung" w:date="2021-09-14T13:49:00Z">
        <w:r w:rsidR="007F534D">
          <w:rPr>
            <w:rFonts w:ascii="Calibri" w:eastAsia="Times New Roman" w:hAnsi="Calibri" w:cs="Calibri"/>
            <w:color w:val="000000"/>
            <w:sz w:val="22"/>
            <w:szCs w:val="22"/>
          </w:rPr>
          <w:t>a</w:t>
        </w:r>
      </w:ins>
      <w:ins w:id="18" w:author="Aidan Ho-Wai Kung" w:date="2021-09-14T13:50:00Z">
        <w:r w:rsidR="007F534D">
          <w:rPr>
            <w:rFonts w:ascii="Calibri" w:eastAsia="Times New Roman" w:hAnsi="Calibri" w:cs="Calibri"/>
            <w:color w:val="000000"/>
            <w:sz w:val="22"/>
            <w:szCs w:val="22"/>
          </w:rPr>
          <w:t>ttached file</w:t>
        </w:r>
      </w:ins>
      <w:del w:id="19" w:author="Aidan Ho-Wai Kung" w:date="2021-09-14T13:49:00Z">
        <w:r w:rsidR="00896E89" w:rsidDel="007F534D">
          <w:rPr>
            <w:rFonts w:ascii="Calibri" w:eastAsia="Times New Roman" w:hAnsi="Calibri" w:cs="Calibri"/>
            <w:color w:val="000000"/>
            <w:sz w:val="22"/>
            <w:szCs w:val="22"/>
          </w:rPr>
          <w:delText>file attached</w:delText>
        </w:r>
      </w:del>
      <w:r w:rsidR="00896E89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del w:id="20" w:author="Aidan Ho-Wai Kung" w:date="2021-09-14T13:50:00Z">
        <w:r w:rsidR="00896E89" w:rsidDel="007F534D">
          <w:rPr>
            <w:rFonts w:ascii="Calibri" w:eastAsia="Times New Roman" w:hAnsi="Calibri" w:cs="Calibri"/>
            <w:color w:val="000000"/>
            <w:sz w:val="22"/>
            <w:szCs w:val="22"/>
          </w:rPr>
          <w:delText xml:space="preserve">to this email </w:delText>
        </w:r>
      </w:del>
      <w:r w:rsidR="00896E89">
        <w:rPr>
          <w:rFonts w:ascii="Calibri" w:eastAsia="Times New Roman" w:hAnsi="Calibri" w:cs="Calibri"/>
          <w:color w:val="000000"/>
          <w:sz w:val="22"/>
          <w:szCs w:val="22"/>
        </w:rPr>
        <w:t>titled “</w:t>
      </w:r>
      <w:r w:rsidR="00896E89" w:rsidRPr="00896E89">
        <w:rPr>
          <w:rFonts w:ascii="Calibri" w:eastAsia="Times New Roman" w:hAnsi="Calibri" w:cs="Calibri"/>
          <w:color w:val="000000"/>
          <w:sz w:val="22"/>
          <w:szCs w:val="22"/>
        </w:rPr>
        <w:t>embedding_noremovedup050820ecb</w:t>
      </w:r>
      <w:r w:rsidR="00896E89">
        <w:rPr>
          <w:rFonts w:ascii="Calibri" w:eastAsia="Times New Roman" w:hAnsi="Calibri" w:cs="Calibri"/>
          <w:color w:val="000000"/>
          <w:sz w:val="22"/>
          <w:szCs w:val="22"/>
        </w:rPr>
        <w:t xml:space="preserve">.jsl” </w:t>
      </w:r>
      <w:r w:rsidR="00567A40">
        <w:rPr>
          <w:rFonts w:ascii="Calibri" w:eastAsia="Times New Roman" w:hAnsi="Calibri" w:cs="Calibri"/>
          <w:color w:val="000000"/>
          <w:sz w:val="22"/>
          <w:szCs w:val="22"/>
        </w:rPr>
        <w:t xml:space="preserve">and use it to replace the file currently in your </w:t>
      </w:r>
      <w:r w:rsidR="007E6C15">
        <w:rPr>
          <w:rFonts w:ascii="Calibri" w:eastAsia="Times New Roman" w:hAnsi="Calibri" w:cs="Calibri"/>
          <w:color w:val="000000"/>
          <w:sz w:val="22"/>
          <w:szCs w:val="22"/>
        </w:rPr>
        <w:t>personal</w:t>
      </w:r>
      <w:r w:rsidR="00567A40">
        <w:rPr>
          <w:rFonts w:ascii="Calibri" w:eastAsia="Times New Roman" w:hAnsi="Calibri" w:cs="Calibri"/>
          <w:color w:val="000000"/>
          <w:sz w:val="22"/>
          <w:szCs w:val="22"/>
        </w:rPr>
        <w:t>“com.jmp.umaptsne1” folder with the same name</w:t>
      </w:r>
      <w:r w:rsidR="007E6C15">
        <w:rPr>
          <w:rFonts w:ascii="Calibri" w:eastAsia="Times New Roman" w:hAnsi="Calibri" w:cs="Calibri"/>
          <w:color w:val="000000"/>
          <w:sz w:val="22"/>
          <w:szCs w:val="22"/>
        </w:rPr>
        <w:t>:</w:t>
      </w:r>
      <w:r w:rsidR="007E6C15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05C92C45" wp14:editId="7AAC3D35">
            <wp:extent cx="5678805" cy="138694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15" cy="13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D382" w14:textId="5B02EA26" w:rsidR="006D2763" w:rsidRDefault="00C5189B" w:rsidP="006D2763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At this point, we now have the base package </w:t>
      </w:r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operational 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with UMAP and t-SNE capabilities, which we will see </w:t>
      </w:r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in the drop-down </w:t>
      </w:r>
      <w:proofErr w:type="gramStart"/>
      <w:r w:rsidR="006D2763">
        <w:rPr>
          <w:rFonts w:ascii="Calibri" w:eastAsia="Times New Roman" w:hAnsi="Calibri" w:cs="Calibri"/>
          <w:color w:val="000000"/>
          <w:sz w:val="22"/>
          <w:szCs w:val="22"/>
        </w:rPr>
        <w:t>add-ins</w:t>
      </w:r>
      <w:proofErr w:type="gram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menu in JMP. To begin adding the rest of the </w:t>
      </w:r>
      <w:r w:rsidR="006961B2">
        <w:rPr>
          <w:rFonts w:ascii="Calibri" w:eastAsia="Times New Roman" w:hAnsi="Calibri" w:cs="Calibri"/>
          <w:color w:val="000000"/>
          <w:sz w:val="22"/>
          <w:szCs w:val="22"/>
        </w:rPr>
        <w:t>functionality</w:t>
      </w:r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, we must install a number of dependencies. First, </w:t>
      </w:r>
      <w:del w:id="21" w:author="Menglan Xiang" w:date="2021-05-06T16:22:00Z">
        <w:r w:rsidR="006D2763" w:rsidDel="00EE069F">
          <w:rPr>
            <w:rFonts w:ascii="Calibri" w:eastAsia="Times New Roman" w:hAnsi="Calibri" w:cs="Calibri"/>
            <w:color w:val="000000"/>
            <w:sz w:val="22"/>
            <w:szCs w:val="22"/>
          </w:rPr>
          <w:delText>open up an R terminal. I</w:delText>
        </w:r>
      </w:del>
      <w:ins w:id="22" w:author="Menglan Xiang" w:date="2021-05-06T16:22:00Z">
        <w:r w:rsidR="00EE069F">
          <w:rPr>
            <w:rFonts w:ascii="Calibri" w:eastAsia="Times New Roman" w:hAnsi="Calibri" w:cs="Calibri"/>
            <w:color w:val="000000"/>
            <w:sz w:val="22"/>
            <w:szCs w:val="22"/>
          </w:rPr>
          <w:t>i</w:t>
        </w:r>
      </w:ins>
      <w:r w:rsidR="006D2763">
        <w:rPr>
          <w:rFonts w:ascii="Calibri" w:eastAsia="Times New Roman" w:hAnsi="Calibri" w:cs="Calibri"/>
          <w:color w:val="000000"/>
          <w:sz w:val="22"/>
          <w:szCs w:val="22"/>
        </w:rPr>
        <w:t>nstall the R packages “</w:t>
      </w:r>
      <w:proofErr w:type="spellStart"/>
      <w:r w:rsidR="006D2763">
        <w:rPr>
          <w:rFonts w:ascii="Calibri" w:eastAsia="Times New Roman" w:hAnsi="Calibri" w:cs="Calibri"/>
          <w:color w:val="000000"/>
          <w:sz w:val="22"/>
          <w:szCs w:val="22"/>
        </w:rPr>
        <w:t>igraph</w:t>
      </w:r>
      <w:proofErr w:type="spellEnd"/>
      <w:r w:rsidR="006D2763">
        <w:rPr>
          <w:rFonts w:ascii="Calibri" w:eastAsia="Times New Roman" w:hAnsi="Calibri" w:cs="Calibri"/>
          <w:color w:val="000000"/>
          <w:sz w:val="22"/>
          <w:szCs w:val="22"/>
        </w:rPr>
        <w:t>”, “ggplot2”, “</w:t>
      </w:r>
      <w:proofErr w:type="spellStart"/>
      <w:r w:rsidR="006D2763">
        <w:rPr>
          <w:rFonts w:ascii="Calibri" w:eastAsia="Times New Roman" w:hAnsi="Calibri" w:cs="Calibri"/>
          <w:color w:val="000000"/>
          <w:sz w:val="22"/>
          <w:szCs w:val="22"/>
        </w:rPr>
        <w:t>devtools</w:t>
      </w:r>
      <w:proofErr w:type="spellEnd"/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”, </w:t>
      </w:r>
      <w:ins w:id="23" w:author="Aidan Ho-Wai Kung" w:date="2021-07-27T15:05:00Z">
        <w:r w:rsidR="006560AD">
          <w:rPr>
            <w:rFonts w:ascii="Calibri" w:eastAsia="Times New Roman" w:hAnsi="Calibri" w:cs="Calibri"/>
            <w:color w:val="000000"/>
            <w:sz w:val="22"/>
            <w:szCs w:val="22"/>
          </w:rPr>
          <w:t>“remotes”, “</w:t>
        </w:r>
        <w:proofErr w:type="spellStart"/>
        <w:r w:rsidR="006560AD">
          <w:rPr>
            <w:rFonts w:ascii="Calibri" w:eastAsia="Times New Roman" w:hAnsi="Calibri" w:cs="Calibri"/>
            <w:color w:val="000000"/>
            <w:sz w:val="22"/>
            <w:szCs w:val="22"/>
          </w:rPr>
          <w:t>assertthat</w:t>
        </w:r>
        <w:proofErr w:type="spellEnd"/>
        <w:r w:rsidR="006560AD">
          <w:rPr>
            <w:rFonts w:ascii="Calibri" w:eastAsia="Times New Roman" w:hAnsi="Calibri" w:cs="Calibri"/>
            <w:color w:val="000000"/>
            <w:sz w:val="22"/>
            <w:szCs w:val="22"/>
          </w:rPr>
          <w:t>”</w:t>
        </w:r>
      </w:ins>
      <w:ins w:id="24" w:author="Aidan Ho-Wai Kung" w:date="2021-09-14T00:22:00Z">
        <w:r w:rsidR="00792CE6">
          <w:rPr>
            <w:rFonts w:ascii="Calibri" w:eastAsia="Times New Roman" w:hAnsi="Calibri" w:cs="Calibri"/>
            <w:color w:val="000000"/>
            <w:sz w:val="22"/>
            <w:szCs w:val="22"/>
          </w:rPr>
          <w:t>, and “RANN”</w:t>
        </w:r>
      </w:ins>
      <w:ins w:id="25" w:author="Aidan Ho-Wai Kung" w:date="2021-07-27T15:05:00Z">
        <w:r w:rsidR="006560AD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</w:t>
        </w:r>
      </w:ins>
      <w:del w:id="26" w:author="Aidan Ho-Wai Kung" w:date="2021-07-27T15:05:00Z">
        <w:r w:rsidR="006D2763" w:rsidDel="006560AD">
          <w:rPr>
            <w:rFonts w:ascii="Calibri" w:eastAsia="Times New Roman" w:hAnsi="Calibri" w:cs="Calibri"/>
            <w:color w:val="000000"/>
            <w:sz w:val="22"/>
            <w:szCs w:val="22"/>
          </w:rPr>
          <w:delText xml:space="preserve">and “remotes”, </w:delText>
        </w:r>
      </w:del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using the lines of code: </w:t>
      </w:r>
      <w:del w:id="27" w:author="Menglan Xiang" w:date="2021-05-06T16:11:00Z">
        <w:r w:rsidR="006D2763" w:rsidDel="00F36312">
          <w:rPr>
            <w:rFonts w:ascii="Calibri" w:eastAsia="Times New Roman" w:hAnsi="Calibri" w:cs="Calibri"/>
            <w:color w:val="000000"/>
            <w:sz w:val="22"/>
            <w:szCs w:val="22"/>
          </w:rPr>
          <w:delText>&gt;</w:delText>
        </w:r>
      </w:del>
      <w:proofErr w:type="spellStart"/>
      <w:proofErr w:type="gramStart"/>
      <w:r w:rsidR="006D2763">
        <w:rPr>
          <w:rFonts w:ascii="Calibri" w:eastAsia="Times New Roman" w:hAnsi="Calibri" w:cs="Calibri"/>
          <w:color w:val="000000"/>
          <w:sz w:val="22"/>
          <w:szCs w:val="22"/>
        </w:rPr>
        <w:t>install.packages</w:t>
      </w:r>
      <w:proofErr w:type="spellEnd"/>
      <w:proofErr w:type="gramEnd"/>
      <w:r w:rsidR="006D2763">
        <w:rPr>
          <w:rFonts w:ascii="Calibri" w:eastAsia="Times New Roman" w:hAnsi="Calibri" w:cs="Calibri"/>
          <w:color w:val="000000"/>
          <w:sz w:val="22"/>
          <w:szCs w:val="22"/>
        </w:rPr>
        <w:t>(“</w:t>
      </w:r>
      <w:proofErr w:type="spellStart"/>
      <w:r w:rsidR="006D2763">
        <w:rPr>
          <w:rFonts w:ascii="Calibri" w:eastAsia="Times New Roman" w:hAnsi="Calibri" w:cs="Calibri"/>
          <w:color w:val="000000"/>
          <w:sz w:val="22"/>
          <w:szCs w:val="22"/>
        </w:rPr>
        <w:t>packageName</w:t>
      </w:r>
      <w:proofErr w:type="spellEnd"/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”) </w:t>
      </w:r>
      <w:ins w:id="28" w:author="Menglan Xiang" w:date="2021-05-06T16:23:00Z">
        <w:r w:rsidR="00EE069F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(change the directional quotes to nondirectional) </w:t>
        </w:r>
      </w:ins>
      <w:r w:rsidR="006D2763">
        <w:rPr>
          <w:rFonts w:ascii="Calibri" w:eastAsia="Times New Roman" w:hAnsi="Calibri" w:cs="Calibri"/>
          <w:color w:val="000000"/>
          <w:sz w:val="22"/>
          <w:szCs w:val="22"/>
        </w:rPr>
        <w:t xml:space="preserve">followed immediately by </w:t>
      </w:r>
      <w:del w:id="29" w:author="Menglan Xiang" w:date="2021-05-06T16:11:00Z">
        <w:r w:rsidR="006D2763" w:rsidDel="00F36312">
          <w:rPr>
            <w:rFonts w:ascii="Calibri" w:eastAsia="Times New Roman" w:hAnsi="Calibri" w:cs="Calibri"/>
            <w:color w:val="000000"/>
            <w:sz w:val="22"/>
            <w:szCs w:val="22"/>
          </w:rPr>
          <w:delText>&gt;</w:delText>
        </w:r>
      </w:del>
      <w:r w:rsidR="006D2763">
        <w:rPr>
          <w:rFonts w:ascii="Calibri" w:eastAsia="Times New Roman" w:hAnsi="Calibri" w:cs="Calibri"/>
          <w:color w:val="000000"/>
          <w:sz w:val="22"/>
          <w:szCs w:val="22"/>
        </w:rPr>
        <w:t>library(</w:t>
      </w:r>
      <w:proofErr w:type="spellStart"/>
      <w:del w:id="30" w:author="Menglan Xiang" w:date="2021-05-06T16:23:00Z">
        <w:r w:rsidR="006D2763" w:rsidDel="00EE069F">
          <w:rPr>
            <w:rFonts w:ascii="Calibri" w:eastAsia="Times New Roman" w:hAnsi="Calibri" w:cs="Calibri"/>
            <w:color w:val="000000"/>
            <w:sz w:val="22"/>
            <w:szCs w:val="22"/>
          </w:rPr>
          <w:delText>“</w:delText>
        </w:r>
      </w:del>
      <w:r w:rsidR="006D2763">
        <w:rPr>
          <w:rFonts w:ascii="Calibri" w:eastAsia="Times New Roman" w:hAnsi="Calibri" w:cs="Calibri"/>
          <w:color w:val="000000"/>
          <w:sz w:val="22"/>
          <w:szCs w:val="22"/>
        </w:rPr>
        <w:t>packageName</w:t>
      </w:r>
      <w:proofErr w:type="spellEnd"/>
      <w:del w:id="31" w:author="Menglan Xiang" w:date="2021-05-06T16:23:00Z">
        <w:r w:rsidR="006D2763" w:rsidDel="00EE069F">
          <w:rPr>
            <w:rFonts w:ascii="Calibri" w:eastAsia="Times New Roman" w:hAnsi="Calibri" w:cs="Calibri"/>
            <w:color w:val="000000"/>
            <w:sz w:val="22"/>
            <w:szCs w:val="22"/>
          </w:rPr>
          <w:delText>”</w:delText>
        </w:r>
      </w:del>
      <w:r w:rsidR="006D2763">
        <w:rPr>
          <w:rFonts w:ascii="Calibri" w:eastAsia="Times New Roman" w:hAnsi="Calibri" w:cs="Calibri"/>
          <w:color w:val="000000"/>
          <w:sz w:val="22"/>
          <w:szCs w:val="22"/>
        </w:rPr>
        <w:t>) for each of these packages.</w:t>
      </w:r>
    </w:p>
    <w:p w14:paraId="190CCB42" w14:textId="315D778C" w:rsidR="00233005" w:rsidRDefault="006D2763" w:rsidP="00233005">
      <w:pPr>
        <w:numPr>
          <w:ilvl w:val="0"/>
          <w:numId w:val="2"/>
        </w:numPr>
        <w:rPr>
          <w:ins w:id="32" w:author="Aidan Ho-Wai Kung" w:date="2021-07-12T15:06:00Z"/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Once this is done, we will install several packages through Bioconductor.</w:t>
      </w:r>
      <w:ins w:id="33" w:author="Aidan Ho-Wai Kung" w:date="2021-07-12T15:04:00Z">
        <w:r w:rsidR="00233005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</w:t>
        </w:r>
      </w:ins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="006961B2">
        <w:rPr>
          <w:rFonts w:ascii="Calibri" w:eastAsia="Times New Roman" w:hAnsi="Calibri" w:cs="Calibri"/>
          <w:color w:val="000000"/>
          <w:sz w:val="22"/>
          <w:szCs w:val="22"/>
        </w:rPr>
        <w:t xml:space="preserve">Still in R, </w:t>
      </w:r>
      <w:ins w:id="34" w:author="Aidan Ho-Wai Kung" w:date="2021-07-12T15:05:00Z">
        <w:r w:rsidR="00233005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run this code: </w:t>
        </w:r>
      </w:ins>
      <w:ins w:id="35" w:author="Aidan Ho-Wai Kung" w:date="2021-07-12T15:06:00Z">
        <w:r w:rsidR="00233005">
          <w:rPr>
            <w:rFonts w:ascii="Calibri" w:eastAsia="Times New Roman" w:hAnsi="Calibri" w:cs="Calibri"/>
            <w:noProof/>
            <w:color w:val="000000"/>
            <w:sz w:val="22"/>
            <w:szCs w:val="22"/>
          </w:rPr>
          <w:drawing>
            <wp:inline distT="0" distB="0" distL="0" distR="0" wp14:anchorId="577DDAD8" wp14:editId="1EA85E10">
              <wp:extent cx="4940300" cy="876300"/>
              <wp:effectExtent l="0" t="0" r="0" b="0"/>
              <wp:docPr id="3" name="Picture 3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 descr="Text&#10;&#10;Description automatically generated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40300" cy="876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6" w:author="Aidan Ho-Wai Kung" w:date="2021-07-12T15:09:00Z">
        <w:r w:rsidR="00233005">
          <w:rPr>
            <w:rFonts w:ascii="Calibri" w:eastAsia="Times New Roman" w:hAnsi="Calibri" w:cs="Calibri"/>
            <w:color w:val="000000"/>
            <w:sz w:val="22"/>
            <w:szCs w:val="22"/>
          </w:rPr>
          <w:t>. Follow this immediately with library(“</w:t>
        </w:r>
        <w:proofErr w:type="spellStart"/>
        <w:r w:rsidR="00233005">
          <w:rPr>
            <w:rFonts w:ascii="Calibri" w:eastAsia="Times New Roman" w:hAnsi="Calibri" w:cs="Calibri"/>
            <w:color w:val="000000"/>
            <w:sz w:val="22"/>
            <w:szCs w:val="22"/>
          </w:rPr>
          <w:t>BiocManager</w:t>
        </w:r>
        <w:proofErr w:type="spellEnd"/>
        <w:r w:rsidR="00233005">
          <w:rPr>
            <w:rFonts w:ascii="Calibri" w:eastAsia="Times New Roman" w:hAnsi="Calibri" w:cs="Calibri"/>
            <w:color w:val="000000"/>
            <w:sz w:val="22"/>
            <w:szCs w:val="22"/>
          </w:rPr>
          <w:t>”).</w:t>
        </w:r>
      </w:ins>
    </w:p>
    <w:p w14:paraId="6938C888" w14:textId="139476F9" w:rsidR="006D2763" w:rsidRPr="00C0302E" w:rsidRDefault="00233005" w:rsidP="00233005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ins w:id="37" w:author="Aidan Ho-Wai Kung" w:date="2021-07-12T15:05:00Z">
        <w:r w:rsidRPr="00233005">
          <w:rPr>
            <w:rFonts w:ascii="Calibri" w:eastAsia="Times New Roman" w:hAnsi="Calibri" w:cs="Calibri"/>
            <w:color w:val="000000"/>
            <w:sz w:val="22"/>
            <w:szCs w:val="22"/>
          </w:rPr>
          <w:t>U</w:t>
        </w:r>
      </w:ins>
      <w:del w:id="38" w:author="Aidan Ho-Wai Kung" w:date="2021-07-12T15:05:00Z">
        <w:r w:rsidR="006961B2" w:rsidRPr="00233005" w:rsidDel="00233005">
          <w:rPr>
            <w:rFonts w:ascii="Calibri" w:eastAsia="Times New Roman" w:hAnsi="Calibri" w:cs="Calibri"/>
            <w:color w:val="000000"/>
            <w:sz w:val="22"/>
            <w:szCs w:val="22"/>
          </w:rPr>
          <w:delText>u</w:delText>
        </w:r>
      </w:del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 xml:space="preserve">se the line of code: </w:t>
      </w:r>
      <w:del w:id="39" w:author="Menglan Xiang" w:date="2021-05-06T16:23:00Z">
        <w:r w:rsidR="006961B2" w:rsidRPr="00233005" w:rsidDel="00391787">
          <w:rPr>
            <w:rFonts w:ascii="Calibri" w:eastAsia="Times New Roman" w:hAnsi="Calibri" w:cs="Calibri"/>
            <w:color w:val="000000"/>
            <w:sz w:val="22"/>
            <w:szCs w:val="22"/>
          </w:rPr>
          <w:delText>&gt;</w:delText>
        </w:r>
      </w:del>
      <w:proofErr w:type="spellStart"/>
      <w:proofErr w:type="gram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BiocManager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::</w:t>
      </w:r>
      <w:proofErr w:type="gram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install(“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packageName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”) for the packages “DESeq2”, “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fgsea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”,”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openxlsx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”,”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edgeR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”, and “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DelayedMatrixStats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”. One final package, “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seqGlue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 xml:space="preserve">”, can be installed with the line: </w:t>
      </w:r>
      <w:del w:id="40" w:author="Menglan Xiang" w:date="2021-05-06T16:23:00Z">
        <w:r w:rsidR="006961B2" w:rsidRPr="00233005" w:rsidDel="00391787">
          <w:rPr>
            <w:rFonts w:ascii="Calibri" w:eastAsia="Times New Roman" w:hAnsi="Calibri" w:cs="Calibri"/>
            <w:color w:val="000000"/>
            <w:sz w:val="22"/>
            <w:szCs w:val="22"/>
          </w:rPr>
          <w:delText>&gt;</w:delText>
        </w:r>
      </w:del>
      <w:proofErr w:type="gram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remotes::</w:t>
      </w:r>
      <w:proofErr w:type="spellStart"/>
      <w:proofErr w:type="gram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install_github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(“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scfurl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/</w:t>
      </w:r>
      <w:proofErr w:type="spellStart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seqGlue</w:t>
      </w:r>
      <w:proofErr w:type="spellEnd"/>
      <w:r w:rsidR="006961B2" w:rsidRPr="00233005">
        <w:rPr>
          <w:rFonts w:ascii="Calibri" w:eastAsia="Times New Roman" w:hAnsi="Calibri" w:cs="Calibri"/>
          <w:color w:val="000000"/>
          <w:sz w:val="22"/>
          <w:szCs w:val="22"/>
        </w:rPr>
        <w:t>”).</w:t>
      </w:r>
      <w:ins w:id="41" w:author="Aidan Ho-Wai Kung" w:date="2021-07-12T16:02:00Z">
        <w:r w:rsidR="00C0302E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If these cannot be done, see step 10.</w:t>
        </w:r>
      </w:ins>
      <w:ins w:id="42" w:author="Aidan Ho-Wai Kung" w:date="2021-07-12T18:54:00Z">
        <w:r w:rsidR="00D9165B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Keep in mind that Bioconductor is not compatible with the </w:t>
        </w:r>
      </w:ins>
      <w:ins w:id="43" w:author="Aidan Ho-Wai Kung" w:date="2021-07-12T18:55:00Z">
        <w:r w:rsidR="00D9165B">
          <w:rPr>
            <w:rFonts w:ascii="Calibri" w:eastAsia="Times New Roman" w:hAnsi="Calibri" w:cs="Calibri"/>
            <w:color w:val="000000"/>
            <w:sz w:val="22"/>
            <w:szCs w:val="22"/>
          </w:rPr>
          <w:t>Apple M1 version of R 4.1.0. Instead, try the Intel version.</w:t>
        </w:r>
      </w:ins>
      <w:ins w:id="44" w:author="Aidan Ho-Wai Kung" w:date="2021-07-12T18:59:00Z">
        <w:r w:rsidR="00CA1D7C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Also, if you choose to install a new version of R, you must redownload all R packages.</w:t>
        </w:r>
      </w:ins>
    </w:p>
    <w:p w14:paraId="1DDDFAF5" w14:textId="77777777" w:rsidR="008C6207" w:rsidRDefault="008C6207" w:rsidP="006D2763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For the 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leiden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algorithm to run, we need a package “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leidenbase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”, which is installed with the R line: </w:t>
      </w:r>
      <w:del w:id="45" w:author="Menglan Xiang" w:date="2021-05-06T16:23:00Z">
        <w:r w:rsidDel="00391787">
          <w:rPr>
            <w:rFonts w:ascii="Calibri" w:eastAsia="Times New Roman" w:hAnsi="Calibri" w:cs="Calibri"/>
            <w:color w:val="000000"/>
            <w:sz w:val="22"/>
            <w:szCs w:val="22"/>
          </w:rPr>
          <w:delText>&gt;</w:delText>
        </w:r>
      </w:del>
      <w:proofErr w:type="spellStart"/>
      <w:proofErr w:type="gramStart"/>
      <w:r>
        <w:rPr>
          <w:rFonts w:ascii="Calibri" w:eastAsia="Times New Roman" w:hAnsi="Calibri" w:cs="Calibri"/>
          <w:color w:val="000000"/>
          <w:sz w:val="22"/>
          <w:szCs w:val="22"/>
        </w:rPr>
        <w:t>devtools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::</w:t>
      </w:r>
      <w:proofErr w:type="spellStart"/>
      <w:proofErr w:type="gramEnd"/>
      <w:r>
        <w:rPr>
          <w:rFonts w:ascii="Calibri" w:eastAsia="Times New Roman" w:hAnsi="Calibri" w:cs="Calibri"/>
          <w:color w:val="000000"/>
          <w:sz w:val="22"/>
          <w:szCs w:val="22"/>
        </w:rPr>
        <w:t>install_github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(‘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cole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-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trapnell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-lab/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leidenbase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’).</w:t>
      </w:r>
    </w:p>
    <w:p w14:paraId="0A07E934" w14:textId="73055FB4" w:rsidR="008C6207" w:rsidRDefault="008C6207" w:rsidP="006D2763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="005A515E">
        <w:rPr>
          <w:rFonts w:ascii="Calibri" w:eastAsia="Times New Roman" w:hAnsi="Calibri" w:cs="Calibri"/>
          <w:color w:val="000000"/>
          <w:sz w:val="22"/>
          <w:szCs w:val="22"/>
        </w:rPr>
        <w:t xml:space="preserve">THIS STEP ONLY IF LEIDENBASE DOWNLOAD </w:t>
      </w:r>
      <w:ins w:id="46" w:author="Aidan Ho-Wai Kung" w:date="2021-07-12T16:02:00Z">
        <w:r w:rsidR="00C0302E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AND/OR BIOCONDUCTOR PACKAGES DOWNLOAD </w:t>
        </w:r>
      </w:ins>
      <w:r w:rsidR="005A515E">
        <w:rPr>
          <w:rFonts w:ascii="Calibri" w:eastAsia="Times New Roman" w:hAnsi="Calibri" w:cs="Calibri"/>
          <w:color w:val="000000"/>
          <w:sz w:val="22"/>
          <w:szCs w:val="22"/>
        </w:rPr>
        <w:t xml:space="preserve">FAILED: 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If you see an error that compilation of the package has failed, follow this link: </w:t>
      </w:r>
      <w:hyperlink r:id="rId13" w:history="1">
        <w:r w:rsidRPr="0090282C"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https://github.com/cole-trapnell-lab/leidenbase</w:t>
        </w:r>
      </w:hyperlink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. Once there, scroll down to the section “Tested Conditions”</w:t>
      </w:r>
      <w:r w:rsidR="00CB2DDD">
        <w:rPr>
          <w:rFonts w:ascii="Calibri" w:eastAsia="Times New Roman" w:hAnsi="Calibri" w:cs="Calibri"/>
          <w:color w:val="000000"/>
          <w:sz w:val="22"/>
          <w:szCs w:val="22"/>
        </w:rPr>
        <w:t>. Find the section pertaining to your computer operating system, which should contain links to downloads of the updated compilers necessary. Once these are updated using the provided user-friendly installers, run the same line of code as in the previous step</w:t>
      </w:r>
      <w:del w:id="47" w:author="Aidan Ho-Wai Kung" w:date="2021-07-12T15:06:00Z">
        <w:r w:rsidR="00CB2DDD" w:rsidDel="00233005">
          <w:rPr>
            <w:rFonts w:ascii="Calibri" w:eastAsia="Times New Roman" w:hAnsi="Calibri" w:cs="Calibri"/>
            <w:color w:val="000000"/>
            <w:sz w:val="22"/>
            <w:szCs w:val="22"/>
          </w:rPr>
          <w:delText xml:space="preserve"> 9</w:delText>
        </w:r>
      </w:del>
      <w:r w:rsidR="00CB2DDD">
        <w:rPr>
          <w:rFonts w:ascii="Calibri" w:eastAsia="Times New Roman" w:hAnsi="Calibri" w:cs="Calibri"/>
          <w:color w:val="000000"/>
          <w:sz w:val="22"/>
          <w:szCs w:val="22"/>
        </w:rPr>
        <w:t>, and this should now work.</w:t>
      </w:r>
    </w:p>
    <w:p w14:paraId="27FD6C89" w14:textId="0EA6D063" w:rsidR="003C46DF" w:rsidRDefault="003C46DF" w:rsidP="003C46DF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The following set of steps was done on Mac. First, click on the link for the FORTRAN compiler, shown h</w:t>
      </w:r>
      <w:r w:rsidR="00660451">
        <w:rPr>
          <w:rFonts w:ascii="Calibri" w:eastAsia="Times New Roman" w:hAnsi="Calibri" w:cs="Calibri"/>
          <w:color w:val="000000"/>
          <w:sz w:val="22"/>
          <w:szCs w:val="22"/>
        </w:rPr>
        <w:t>ere</w:t>
      </w:r>
      <w:r>
        <w:rPr>
          <w:rFonts w:ascii="Calibri" w:eastAsia="Times New Roman" w:hAnsi="Calibri" w:cs="Calibri"/>
          <w:color w:val="000000"/>
          <w:sz w:val="22"/>
          <w:szCs w:val="22"/>
        </w:rPr>
        <w:t>:</w:t>
      </w:r>
      <w:r w:rsidR="00660451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3095237B" wp14:editId="3FCD7F6F">
            <wp:extent cx="5389880" cy="2622069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29" cy="26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C6D" w14:textId="55B769A9" w:rsidR="007C3559" w:rsidRDefault="003C46DF" w:rsidP="00660451">
      <w:pPr>
        <w:pStyle w:val="ListParagraph"/>
        <w:numPr>
          <w:ilvl w:val="0"/>
          <w:numId w:val="4"/>
        </w:numPr>
        <w:rPr>
          <w:ins w:id="48" w:author="Aidan Ho-Wai Kung" w:date="2021-07-27T14:47:00Z"/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Then, </w:t>
      </w:r>
      <w:r w:rsidR="007C3559">
        <w:rPr>
          <w:rFonts w:ascii="Calibri" w:eastAsia="Times New Roman" w:hAnsi="Calibri" w:cs="Calibri"/>
          <w:color w:val="000000"/>
          <w:sz w:val="22"/>
          <w:szCs w:val="22"/>
        </w:rPr>
        <w:t>scroll to the section of your latest OS, and under Assets, download</w:t>
      </w:r>
      <w:r w:rsidR="00660451">
        <w:rPr>
          <w:rFonts w:ascii="Calibri" w:eastAsia="Times New Roman" w:hAnsi="Calibri" w:cs="Calibri"/>
          <w:color w:val="000000"/>
          <w:sz w:val="22"/>
          <w:szCs w:val="22"/>
        </w:rPr>
        <w:t xml:space="preserve"> and open the attached files</w:t>
      </w:r>
      <w:r w:rsidR="00FD1F02">
        <w:rPr>
          <w:rFonts w:ascii="Calibri" w:eastAsia="Times New Roman" w:hAnsi="Calibri" w:cs="Calibri"/>
          <w:color w:val="000000"/>
          <w:sz w:val="22"/>
          <w:szCs w:val="22"/>
        </w:rPr>
        <w:t xml:space="preserve"> (one or two, depending on your version of macOS). In my </w:t>
      </w:r>
      <w:proofErr w:type="gramStart"/>
      <w:r w:rsidR="00FD1F02">
        <w:rPr>
          <w:rFonts w:ascii="Calibri" w:eastAsia="Times New Roman" w:hAnsi="Calibri" w:cs="Calibri"/>
          <w:color w:val="000000"/>
          <w:sz w:val="22"/>
          <w:szCs w:val="22"/>
        </w:rPr>
        <w:t>case(</w:t>
      </w:r>
      <w:proofErr w:type="gramEnd"/>
      <w:r w:rsidR="00FD1F02">
        <w:rPr>
          <w:rFonts w:ascii="Calibri" w:eastAsia="Times New Roman" w:hAnsi="Calibri" w:cs="Calibri"/>
          <w:color w:val="000000"/>
          <w:sz w:val="22"/>
          <w:szCs w:val="22"/>
        </w:rPr>
        <w:t>macOS 11), the two packages were</w:t>
      </w:r>
      <w:r w:rsidR="00660451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spellStart"/>
      <w:r w:rsidR="00660451">
        <w:rPr>
          <w:rFonts w:ascii="Calibri" w:eastAsia="Times New Roman" w:hAnsi="Calibri" w:cs="Calibri"/>
          <w:color w:val="000000"/>
          <w:sz w:val="22"/>
          <w:szCs w:val="22"/>
        </w:rPr>
        <w:t>gfortran</w:t>
      </w:r>
      <w:proofErr w:type="spellEnd"/>
      <w:r w:rsidR="00660451">
        <w:rPr>
          <w:rFonts w:ascii="Calibri" w:eastAsia="Times New Roman" w:hAnsi="Calibri" w:cs="Calibri"/>
          <w:color w:val="000000"/>
          <w:sz w:val="22"/>
          <w:szCs w:val="22"/>
        </w:rPr>
        <w:t xml:space="preserve">-ARM…pkg and </w:t>
      </w:r>
      <w:proofErr w:type="spellStart"/>
      <w:r w:rsidR="00660451">
        <w:rPr>
          <w:rFonts w:ascii="Calibri" w:eastAsia="Times New Roman" w:hAnsi="Calibri" w:cs="Calibri"/>
          <w:color w:val="000000"/>
          <w:sz w:val="22"/>
          <w:szCs w:val="22"/>
        </w:rPr>
        <w:t>gfortran</w:t>
      </w:r>
      <w:proofErr w:type="spellEnd"/>
      <w:r w:rsidR="00660451">
        <w:rPr>
          <w:rFonts w:ascii="Calibri" w:eastAsia="Times New Roman" w:hAnsi="Calibri" w:cs="Calibri"/>
          <w:color w:val="000000"/>
          <w:sz w:val="22"/>
          <w:szCs w:val="22"/>
        </w:rPr>
        <w:t>-ARM….</w:t>
      </w:r>
      <w:proofErr w:type="spellStart"/>
      <w:r w:rsidR="00660451">
        <w:rPr>
          <w:rFonts w:ascii="Calibri" w:eastAsia="Times New Roman" w:hAnsi="Calibri" w:cs="Calibri"/>
          <w:color w:val="000000"/>
          <w:sz w:val="22"/>
          <w:szCs w:val="22"/>
        </w:rPr>
        <w:t>tar.xz</w:t>
      </w:r>
      <w:proofErr w:type="spellEnd"/>
      <w:r w:rsidR="00660451">
        <w:rPr>
          <w:rFonts w:ascii="Calibri" w:eastAsia="Times New Roman" w:hAnsi="Calibri" w:cs="Calibri"/>
          <w:color w:val="000000"/>
          <w:sz w:val="22"/>
          <w:szCs w:val="22"/>
        </w:rPr>
        <w:t>.</w:t>
      </w:r>
      <w:r w:rsidR="00FD1F02">
        <w:rPr>
          <w:rFonts w:ascii="Calibri" w:eastAsia="Times New Roman" w:hAnsi="Calibri" w:cs="Calibri"/>
          <w:color w:val="000000"/>
          <w:sz w:val="22"/>
          <w:szCs w:val="22"/>
        </w:rPr>
        <w:t xml:space="preserve"> T</w:t>
      </w:r>
      <w:r w:rsidR="00660451">
        <w:rPr>
          <w:rFonts w:ascii="Calibri" w:eastAsia="Times New Roman" w:hAnsi="Calibri" w:cs="Calibri"/>
          <w:color w:val="000000"/>
          <w:sz w:val="22"/>
          <w:szCs w:val="22"/>
        </w:rPr>
        <w:t>he .pkg file is a user-friendly installer that will walk you through the steps</w:t>
      </w:r>
      <w:ins w:id="49" w:author="Menglan Xiang" w:date="2021-05-07T12:56:00Z">
        <w:r w:rsidR="003E050F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(you may need to right click to open the .pkg file successfully)</w:t>
        </w:r>
      </w:ins>
      <w:r w:rsidR="00660451">
        <w:rPr>
          <w:rFonts w:ascii="Calibri" w:eastAsia="Times New Roman" w:hAnsi="Calibri" w:cs="Calibri"/>
          <w:color w:val="000000"/>
          <w:sz w:val="22"/>
          <w:szCs w:val="22"/>
        </w:rPr>
        <w:t xml:space="preserve">. The </w:t>
      </w:r>
      <w:proofErr w:type="spellStart"/>
      <w:proofErr w:type="gramStart"/>
      <w:r w:rsidR="00660451">
        <w:rPr>
          <w:rFonts w:ascii="Calibri" w:eastAsia="Times New Roman" w:hAnsi="Calibri" w:cs="Calibri"/>
          <w:color w:val="000000"/>
          <w:sz w:val="22"/>
          <w:szCs w:val="22"/>
        </w:rPr>
        <w:t>tar.xz</w:t>
      </w:r>
      <w:proofErr w:type="spellEnd"/>
      <w:proofErr w:type="gramEnd"/>
      <w:r w:rsidR="00660451">
        <w:rPr>
          <w:rFonts w:ascii="Calibri" w:eastAsia="Times New Roman" w:hAnsi="Calibri" w:cs="Calibri"/>
          <w:color w:val="000000"/>
          <w:sz w:val="22"/>
          <w:szCs w:val="22"/>
        </w:rPr>
        <w:t xml:space="preserve"> file, once opened, creates a directory in </w:t>
      </w:r>
      <w:r w:rsidR="00660451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your computer to store the FORTRAN compiler information.</w:t>
      </w:r>
      <w:r w:rsidR="00660451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09179B8A" wp14:editId="7A0EE1A7">
            <wp:extent cx="5029200" cy="1830070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36" cy="18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4FE8" w14:textId="4B7CD7DB" w:rsidR="00DB13F2" w:rsidRPr="00DB13F2" w:rsidRDefault="00DB13F2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  <w:rPrChange w:id="50" w:author="Aidan Ho-Wai Kung" w:date="2021-07-27T14:47:00Z">
            <w:rPr/>
          </w:rPrChange>
        </w:rPr>
        <w:pPrChange w:id="51" w:author="Aidan Ho-Wai Kung" w:date="2021-07-27T14:47:00Z">
          <w:pPr>
            <w:pStyle w:val="ListParagraph"/>
            <w:numPr>
              <w:numId w:val="4"/>
            </w:numPr>
            <w:ind w:left="1440" w:hanging="360"/>
          </w:pPr>
        </w:pPrChange>
      </w:pPr>
      <w:ins w:id="52" w:author="Aidan Ho-Wai Kung" w:date="2021-07-27T14:51:00Z">
        <w:r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In addition, there are </w:t>
        </w:r>
      </w:ins>
      <w:ins w:id="53" w:author="Aidan Ho-Wai Kung" w:date="2021-09-14T00:23:00Z"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2 folders and 1 </w:t>
        </w:r>
      </w:ins>
      <w:proofErr w:type="spellStart"/>
      <w:ins w:id="54" w:author="Aidan Ho-Wai Kung" w:date="2021-09-14T00:24:00Z"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>matlab</w:t>
        </w:r>
        <w:proofErr w:type="spellEnd"/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 .m </w:t>
        </w:r>
        <w:proofErr w:type="spellStart"/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 xml:space="preserve">file </w:t>
        </w:r>
      </w:ins>
      <w:ins w:id="55" w:author="Aidan Ho-Wai Kung" w:date="2021-07-27T14:51:00Z">
        <w:r>
          <w:rPr>
            <w:rFonts w:ascii="Calibri" w:eastAsia="Times New Roman" w:hAnsi="Calibri" w:cs="Calibri"/>
            <w:color w:val="000000"/>
            <w:sz w:val="22"/>
            <w:szCs w:val="22"/>
          </w:rPr>
          <w:t>yo</w:t>
        </w:r>
        <w:proofErr w:type="spellEnd"/>
        <w:r>
          <w:rPr>
            <w:rFonts w:ascii="Calibri" w:eastAsia="Times New Roman" w:hAnsi="Calibri" w:cs="Calibri"/>
            <w:color w:val="000000"/>
            <w:sz w:val="22"/>
            <w:szCs w:val="22"/>
          </w:rPr>
          <w:t>u need to drag into your computer’s MATLAB directory, under “Documents” in your Finder if you are using Mac</w:t>
        </w:r>
      </w:ins>
      <w:ins w:id="56" w:author="Aidan Ho-Wai Kung" w:date="2021-07-27T14:52:00Z">
        <w:r>
          <w:rPr>
            <w:rFonts w:ascii="Calibri" w:eastAsia="Times New Roman" w:hAnsi="Calibri" w:cs="Calibri"/>
            <w:color w:val="000000"/>
            <w:sz w:val="22"/>
            <w:szCs w:val="22"/>
          </w:rPr>
          <w:t>, titled “cyt3-mac</w:t>
        </w:r>
        <w:proofErr w:type="gramStart"/>
        <w:r>
          <w:rPr>
            <w:rFonts w:ascii="Calibri" w:eastAsia="Times New Roman" w:hAnsi="Calibri" w:cs="Calibri"/>
            <w:color w:val="000000"/>
            <w:sz w:val="22"/>
            <w:szCs w:val="22"/>
          </w:rPr>
          <w:t>”</w:t>
        </w:r>
      </w:ins>
      <w:ins w:id="57" w:author="Aidan Ho-Wai Kung" w:date="2021-09-14T00:24:00Z"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>,</w:t>
        </w:r>
      </w:ins>
      <w:ins w:id="58" w:author="Aidan Ho-Wai Kung" w:date="2021-07-27T14:52:00Z">
        <w:r w:rsidR="00802A10">
          <w:rPr>
            <w:rFonts w:ascii="Calibri" w:eastAsia="Times New Roman" w:hAnsi="Calibri" w:cs="Calibri"/>
            <w:color w:val="000000"/>
            <w:sz w:val="22"/>
            <w:szCs w:val="22"/>
          </w:rPr>
          <w:t>“</w:t>
        </w:r>
        <w:proofErr w:type="gramEnd"/>
        <w:r w:rsidR="00802A10">
          <w:rPr>
            <w:rFonts w:ascii="Calibri" w:eastAsia="Times New Roman" w:hAnsi="Calibri" w:cs="Calibri"/>
            <w:color w:val="000000"/>
            <w:sz w:val="22"/>
            <w:szCs w:val="22"/>
          </w:rPr>
          <w:t>tSpace</w:t>
        </w:r>
      </w:ins>
      <w:ins w:id="59" w:author="Aidan Ho-Wai Kung" w:date="2021-09-14T00:23:00Z"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>_Lab</w:t>
        </w:r>
      </w:ins>
      <w:ins w:id="60" w:author="Aidan Ho-Wai Kung" w:date="2021-07-27T14:52:00Z">
        <w:r w:rsidR="00802A10">
          <w:rPr>
            <w:rFonts w:ascii="Calibri" w:eastAsia="Times New Roman" w:hAnsi="Calibri" w:cs="Calibri"/>
            <w:color w:val="000000"/>
            <w:sz w:val="22"/>
            <w:szCs w:val="22"/>
          </w:rPr>
          <w:t>”</w:t>
        </w:r>
      </w:ins>
      <w:ins w:id="61" w:author="Aidan Ho-Wai Kung" w:date="2021-09-14T00:24:00Z"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>, and “</w:t>
        </w:r>
        <w:proofErr w:type="spellStart"/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>tspace_pipe_og.m</w:t>
        </w:r>
        <w:proofErr w:type="spellEnd"/>
        <w:r w:rsidR="009C3AFC">
          <w:rPr>
            <w:rFonts w:ascii="Calibri" w:eastAsia="Times New Roman" w:hAnsi="Calibri" w:cs="Calibri"/>
            <w:color w:val="000000"/>
            <w:sz w:val="22"/>
            <w:szCs w:val="22"/>
          </w:rPr>
          <w:t>”, respectively</w:t>
        </w:r>
      </w:ins>
      <w:ins w:id="62" w:author="Aidan Ho-Wai Kung" w:date="2021-07-27T14:52:00Z">
        <w:r w:rsidR="00802A10">
          <w:rPr>
            <w:rFonts w:ascii="Calibri" w:eastAsia="Times New Roman" w:hAnsi="Calibri" w:cs="Calibri"/>
            <w:color w:val="000000"/>
            <w:sz w:val="22"/>
            <w:szCs w:val="22"/>
          </w:rPr>
          <w:t>. They are attached in this email.</w:t>
        </w:r>
      </w:ins>
    </w:p>
    <w:p w14:paraId="5F5E6135" w14:textId="01E5D575" w:rsidR="006961B2" w:rsidRDefault="006961B2" w:rsidP="006961B2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For the wanderlust and 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tSpace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algorithms, which interface with MATLAB, there is an additional necessary script that I’ve attached here, called “MATLABfuncs_install-</w:t>
      </w:r>
      <w:proofErr w:type="gramStart"/>
      <w:r>
        <w:rPr>
          <w:rFonts w:ascii="Calibri" w:eastAsia="Times New Roman" w:hAnsi="Calibri" w:cs="Calibri"/>
          <w:color w:val="000000"/>
          <w:sz w:val="22"/>
          <w:szCs w:val="22"/>
        </w:rPr>
        <w:t>3.R</w:t>
      </w:r>
      <w:proofErr w:type="gramEnd"/>
      <w:r>
        <w:rPr>
          <w:rFonts w:ascii="Calibri" w:eastAsia="Times New Roman" w:hAnsi="Calibri" w:cs="Calibri"/>
          <w:color w:val="000000"/>
          <w:sz w:val="22"/>
          <w:szCs w:val="22"/>
        </w:rPr>
        <w:t>”. To get this done, simply open this file in RStudio and run it from top to bottom.</w:t>
      </w:r>
    </w:p>
    <w:p w14:paraId="693AA5AB" w14:textId="7062BCA3" w:rsidR="006961B2" w:rsidRDefault="006961B2" w:rsidP="006961B2">
      <w:pPr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At this point, everything should be up and running and you should now have a host of </w:t>
      </w:r>
      <w:r w:rsidR="004A4915">
        <w:rPr>
          <w:rFonts w:ascii="Calibri" w:eastAsia="Times New Roman" w:hAnsi="Calibri" w:cs="Calibri"/>
          <w:color w:val="000000"/>
          <w:sz w:val="22"/>
          <w:szCs w:val="22"/>
        </w:rPr>
        <w:t xml:space="preserve">algorithms available for your use, including UMAP, </w:t>
      </w:r>
      <w:proofErr w:type="spellStart"/>
      <w:r w:rsidR="004A4915">
        <w:rPr>
          <w:rFonts w:ascii="Calibri" w:eastAsia="Times New Roman" w:hAnsi="Calibri" w:cs="Calibri"/>
          <w:color w:val="000000"/>
          <w:sz w:val="22"/>
          <w:szCs w:val="22"/>
        </w:rPr>
        <w:t>tSNE</w:t>
      </w:r>
      <w:proofErr w:type="spellEnd"/>
      <w:r w:rsidR="004A4915">
        <w:rPr>
          <w:rFonts w:ascii="Calibri" w:eastAsia="Times New Roman" w:hAnsi="Calibri" w:cs="Calibri"/>
          <w:color w:val="000000"/>
          <w:sz w:val="22"/>
          <w:szCs w:val="22"/>
        </w:rPr>
        <w:t xml:space="preserve">, wanderlust, </w:t>
      </w:r>
      <w:proofErr w:type="spellStart"/>
      <w:r w:rsidR="004A4915">
        <w:rPr>
          <w:rFonts w:ascii="Calibri" w:eastAsia="Times New Roman" w:hAnsi="Calibri" w:cs="Calibri"/>
          <w:color w:val="000000"/>
          <w:sz w:val="22"/>
          <w:szCs w:val="22"/>
        </w:rPr>
        <w:t>tSpace</w:t>
      </w:r>
      <w:proofErr w:type="spellEnd"/>
      <w:r w:rsidR="004A4915">
        <w:rPr>
          <w:rFonts w:ascii="Calibri" w:eastAsia="Times New Roman" w:hAnsi="Calibri" w:cs="Calibri"/>
          <w:color w:val="000000"/>
          <w:sz w:val="22"/>
          <w:szCs w:val="22"/>
        </w:rPr>
        <w:t xml:space="preserve">, and </w:t>
      </w:r>
      <w:proofErr w:type="spellStart"/>
      <w:r w:rsidR="004A4915">
        <w:rPr>
          <w:rFonts w:ascii="Calibri" w:eastAsia="Times New Roman" w:hAnsi="Calibri" w:cs="Calibri"/>
          <w:color w:val="000000"/>
          <w:sz w:val="22"/>
          <w:szCs w:val="22"/>
        </w:rPr>
        <w:t>leiden</w:t>
      </w:r>
      <w:proofErr w:type="spellEnd"/>
      <w:r w:rsidR="004A4915">
        <w:rPr>
          <w:rFonts w:ascii="Calibri" w:eastAsia="Times New Roman" w:hAnsi="Calibri" w:cs="Calibri"/>
          <w:color w:val="000000"/>
          <w:sz w:val="22"/>
          <w:szCs w:val="22"/>
        </w:rPr>
        <w:t>.</w:t>
      </w:r>
      <w:r w:rsidR="008C6207">
        <w:rPr>
          <w:rFonts w:ascii="Calibri" w:eastAsia="Times New Roman" w:hAnsi="Calibri" w:cs="Calibri"/>
          <w:color w:val="000000"/>
          <w:sz w:val="22"/>
          <w:szCs w:val="22"/>
        </w:rPr>
        <w:t xml:space="preserve"> NOTE: this set of instructions has been tested with Mac, and should also work for PC, but this has not yet been tested.</w:t>
      </w:r>
      <w:r w:rsidR="00567A40">
        <w:rPr>
          <w:rFonts w:ascii="Calibri" w:eastAsia="Times New Roman" w:hAnsi="Calibri" w:cs="Calibri"/>
          <w:color w:val="000000"/>
          <w:sz w:val="22"/>
          <w:szCs w:val="22"/>
        </w:rPr>
        <w:t xml:space="preserve"> Here’s a screenshot of the interface, which allows you to </w:t>
      </w:r>
      <w:r w:rsidR="005A515E">
        <w:rPr>
          <w:rFonts w:ascii="Calibri" w:eastAsia="Times New Roman" w:hAnsi="Calibri" w:cs="Calibri"/>
          <w:color w:val="000000"/>
          <w:sz w:val="22"/>
          <w:szCs w:val="22"/>
        </w:rPr>
        <w:t>select rows and columns (Parameters) to run the algorithms on.</w:t>
      </w:r>
      <w:r w:rsidR="005A515E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02813CAB" wp14:editId="7CD1CDCD">
            <wp:extent cx="5943600" cy="37147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F12" w:rsidRPr="00CB7F12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Congratulations, you’re done!</w:t>
      </w:r>
      <w:r w:rsidR="00CB7F12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!!</w:t>
      </w:r>
    </w:p>
    <w:p w14:paraId="2350F354" w14:textId="7393AA50" w:rsidR="00896E89" w:rsidRDefault="00896E89" w:rsidP="00896E89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2F9C63D" w14:textId="0F9A500B" w:rsidR="00896E89" w:rsidRPr="006961B2" w:rsidRDefault="00896E89" w:rsidP="00896E89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*NOTE: the 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FindMarkers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addin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is not complete yet, and so within the GUI you can ignore this.</w:t>
      </w:r>
    </w:p>
    <w:sectPr w:rsidR="00896E89" w:rsidRPr="006961B2" w:rsidSect="00E60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397D5F"/>
    <w:multiLevelType w:val="hybridMultilevel"/>
    <w:tmpl w:val="DFA0A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225C6D"/>
    <w:multiLevelType w:val="multilevel"/>
    <w:tmpl w:val="2E7C99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F367DD"/>
    <w:multiLevelType w:val="hybridMultilevel"/>
    <w:tmpl w:val="F47E2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91210"/>
    <w:multiLevelType w:val="multilevel"/>
    <w:tmpl w:val="2E18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idan Ho-Wai Kung">
    <w15:presenceInfo w15:providerId="AD" w15:userId="S::currycat@stanford.edu::194d389d-d825-4682-ad80-1533f44bd26a"/>
  </w15:person>
  <w15:person w15:author="Menglan Xiang">
    <w15:presenceInfo w15:providerId="AD" w15:userId="S::mxiang1@stanford.edu::6583af8f-aab2-40ff-8ca3-5f78b4aad1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89B"/>
    <w:rsid w:val="000765C2"/>
    <w:rsid w:val="001C7A58"/>
    <w:rsid w:val="00233005"/>
    <w:rsid w:val="00260105"/>
    <w:rsid w:val="003438C0"/>
    <w:rsid w:val="003637EC"/>
    <w:rsid w:val="00391787"/>
    <w:rsid w:val="003C46DF"/>
    <w:rsid w:val="003E050F"/>
    <w:rsid w:val="00462193"/>
    <w:rsid w:val="004A4915"/>
    <w:rsid w:val="004E4EE2"/>
    <w:rsid w:val="00567A40"/>
    <w:rsid w:val="00572D1D"/>
    <w:rsid w:val="005A3C20"/>
    <w:rsid w:val="005A515E"/>
    <w:rsid w:val="005E1C81"/>
    <w:rsid w:val="006560AD"/>
    <w:rsid w:val="00660451"/>
    <w:rsid w:val="00694986"/>
    <w:rsid w:val="006961B2"/>
    <w:rsid w:val="006D2763"/>
    <w:rsid w:val="006E6364"/>
    <w:rsid w:val="00792CE6"/>
    <w:rsid w:val="007C3559"/>
    <w:rsid w:val="007E6C15"/>
    <w:rsid w:val="007F534D"/>
    <w:rsid w:val="00802A10"/>
    <w:rsid w:val="00896E89"/>
    <w:rsid w:val="008C6207"/>
    <w:rsid w:val="009923FA"/>
    <w:rsid w:val="009A368E"/>
    <w:rsid w:val="009C3AFC"/>
    <w:rsid w:val="009F3E55"/>
    <w:rsid w:val="00C0302E"/>
    <w:rsid w:val="00C27C2A"/>
    <w:rsid w:val="00C5189B"/>
    <w:rsid w:val="00CA1D7C"/>
    <w:rsid w:val="00CB2DDD"/>
    <w:rsid w:val="00CB7F12"/>
    <w:rsid w:val="00D144D8"/>
    <w:rsid w:val="00D9165B"/>
    <w:rsid w:val="00DB13F2"/>
    <w:rsid w:val="00DE7E93"/>
    <w:rsid w:val="00E6059E"/>
    <w:rsid w:val="00EE069F"/>
    <w:rsid w:val="00F36312"/>
    <w:rsid w:val="00FD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06A2C5"/>
  <w15:chartTrackingRefBased/>
  <w15:docId w15:val="{89AE54A2-A7BE-044C-913C-F7BE6AC37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8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189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2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2D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3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6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ole-trapnell-lab/leidenbase" TargetMode="Externa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Ho-Wai Kung</dc:creator>
  <cp:keywords/>
  <dc:description/>
  <cp:lastModifiedBy>Aidan Ho-Wai Kung</cp:lastModifiedBy>
  <cp:revision>17</cp:revision>
  <dcterms:created xsi:type="dcterms:W3CDTF">2021-07-12T22:09:00Z</dcterms:created>
  <dcterms:modified xsi:type="dcterms:W3CDTF">2021-09-14T20:50:00Z</dcterms:modified>
</cp:coreProperties>
</file>